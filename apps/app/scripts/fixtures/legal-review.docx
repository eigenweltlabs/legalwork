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Services Agreement</w:t>
      </w:r>
    </w:p>
    <w:p>
      <w:r>
        <w:t>Synthetic test document. No client information.</w:t>
      </w:r>
    </w:p>
    <w:p>
      <w:pPr>
        <w:pStyle w:val="Heading1"/>
      </w:pPr>
      <w:r>
        <w:t>1. Definitions</w:t>
      </w:r>
    </w:p>
    <w:p>
      <w:r>
        <w:t>The Supplier and the Customer agree to the following definitions provisions. Each party shall perform its obligations with reasonable care and skill.</w:t>
      </w:r>
    </w:p>
    <w:p>
      <w:pPr>
        <w:pStyle w:val="Heading1"/>
      </w:pPr>
      <w:r>
        <w:t>2. Services</w:t>
      </w:r>
    </w:p>
    <w:p>
      <w:r>
        <w:t>The Supplier and the Customer agree to the following services provisions. Each party shall perform its obligations with reasonable care and skill.</w:t>
      </w:r>
    </w:p>
    <w:p>
      <w:pPr>
        <w:pStyle w:val="Heading1"/>
      </w:pPr>
      <w:r>
        <w:t>3. Fees</w:t>
      </w:r>
    </w:p>
    <w:p>
      <w:r>
        <w:t>The Supplier and the Customer agree to the following fees provisions. Each party shall perform its obligations with reasonable care and skill.</w:t>
      </w:r>
    </w:p>
    <w:p>
      <w:commentRangeStart w:id="0"/>
      <w:r>
        <w:t xml:space="preserve">Payment is due within </w:t>
      </w:r>
      <w:del w:id="1" w:author="Counterparty" w:date="2026-09-05T09:00:00Z">
        <w:r>
          <w:delText>30</w:delText>
        </w:r>
      </w:del>
      <w:ins w:id="2" w:author="Counterparty" w:date="2026-09-05T09:00:00Z">
        <w:r>
          <w:t>60</w:t>
        </w:r>
      </w:ins>
      <w:r>
        <w:t xml:space="preserve"> days of invoice.</w:t>
      </w:r>
      <w:commentRangeEnd w:id="0"/>
      <w:r>
        <w:commentReference w:id="0"/>
      </w:r>
    </w:p>
    <w:tbl>
      <w:tblPr>
        <w:tblW w:w="9000" w:type="dxa"/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>Deliverable</w:t>
            </w:r>
          </w:p>
        </w:tc>
        <w:tc>
          <w:tcPr>
            <w:tcW w:w="4500" w:type="dxa"/>
          </w:tcPr>
          <w:p>
            <w:r>
              <w:t>Fee</w:t>
            </w:r>
          </w:p>
        </w:tc>
      </w:tr>
      <w:tr>
        <w:tc>
          <w:tcPr>
            <w:tcW w:w="4500" w:type="dxa"/>
          </w:tcPr>
          <w:p>
            <w:r>
              <w:t>Implementation</w:t>
            </w:r>
          </w:p>
        </w:tc>
        <w:tc>
          <w:tcPr>
            <w:tcW w:w="4500" w:type="dxa"/>
          </w:tcPr>
          <w:p>
            <w:r>
              <w:t>EUR 12,000</w:t>
            </w:r>
          </w:p>
        </w:tc>
      </w:tr>
      <w:tr>
        <w:tc>
          <w:tcPr>
            <w:tcW w:w="4500" w:type="dxa"/>
          </w:tcPr>
          <w:p>
            <w:r>
              <w:t>Support</w:t>
            </w:r>
          </w:p>
        </w:tc>
        <w:tc>
          <w:tcPr>
            <w:tcW w:w="4500" w:type="dxa"/>
          </w:tcPr>
          <w:p>
            <w:r>
              <w:t>EUR 1,000</w:t>
            </w:r>
          </w:p>
        </w:tc>
      </w:tr>
    </w:tbl>
    <w:p>
      <w:pPr>
        <w:pStyle w:val="Heading1"/>
      </w:pPr>
      <w:r>
        <w:t>4. Confidentiality</w:t>
      </w:r>
    </w:p>
    <w:p>
      <w:r>
        <w:t>The Supplier and the Customer agree to the following confidentiality provisions. Each party shall perform its obligations with reasonable care and skill.</w:t>
      </w:r>
    </w:p>
    <w:p>
      <w:r>
        <w:t>The confidentiality obligations survive termination.</w:t>
      </w:r>
      <w:r>
        <w:footnoteReference w:id="1"/>
      </w:r>
    </w:p>
    <w:p>
      <w:pPr>
        <w:pStyle w:val="Heading1"/>
      </w:pPr>
      <w:r>
        <w:t>5. Liability</w:t>
      </w:r>
    </w:p>
    <w:p>
      <w:r>
        <w:t>The Supplier and the Customer agree to the following liability provisions. Each party shall perform its obligations with reasonable care and skill.</w:t>
      </w:r>
    </w:p>
    <w:p>
      <w:pPr>
        <w:pStyle w:val="Heading1"/>
      </w:pPr>
      <w:r>
        <w:t>6. Termination</w:t>
      </w:r>
    </w:p>
    <w:p>
      <w:r>
        <w:t>The Supplier and the Customer agree to the following termination provisions. Each party shall perform its obligations with reasonable care and skill.</w:t>
      </w:r>
    </w:p>
    <w:sectPr>
      <w:headerReference w:type="default" r:id="rIdHeader"/>
      <w:footerReference w:type="default" r:id="rIdFooter"/>
      <w:pgSz w:w="11906" w:h="16838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Review Counsel" w:date="2026-09-05T09:00:00Z">
    <w:p>
      <w:r>
        <w:t>Please retain the 30-day payment period.</w:t>
      </w:r>
    </w:p>
  </w:comment>
</w:comments>
</file>

<file path=word/footer1.xml><?xml version="1.0" encoding="utf-8"?>
<w:ftr xmlns:w="http://schemas.openxmlformats.org/wordprocessingml/2006/main">
  <w:p>
    <w:r>
      <w:t>Confidential - discussion draft</w:t>
    </w:r>
  </w:p>
</w:ftr>
</file>

<file path=word/footnotes.xml><?xml version="1.0" encoding="utf-8"?>
<w:footnotes xmlns:w="http://schemas.openxmlformats.org/wordprocessingml/2006/main">
  <w:footnote w:id="1">
    <w:p>
      <w:r>
        <w:t>This obligation does not apply to publicly available information.</w:t>
      </w:r>
    </w:p>
  </w:footnote>
</w:footnotes>
</file>

<file path=word/header1.xml><?xml version="1.0" encoding="utf-8"?>
<w:hdr xmlns:w="http://schemas.openxmlformats.org/wordprocessingml/2006/main">
  <w:p>
    <w:r>
      <w:t>DRAFT - Services Agreement</w:t>
    </w:r>
  </w:p>
</w:hdr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  <w:style w:type="paragraph" w:default="1" w:styleId="Normal">
    <w:name w:val="Normal"/>
  </w:style>
  <w:style w:type="paragraph" w:styleId="Title">
    <w:name w:val="Title"/>
    <w:rPr>
      <w:b/>
      <w:sz w:val="36"/>
    </w:rPr>
  </w:style>
  <w:style w:type="paragraph" w:styleId="Heading1">
    <w:name w:val="heading 1"/>
    <w:pPr>
      <w:outlineLvl w:val="0"/>
      <w:spacing w:before="240" w:after="120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Comments" Type="http://schemas.openxmlformats.org/officeDocument/2006/relationships/comments" Target="comments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Footnotes" Type="http://schemas.openxmlformats.org/officeDocument/2006/relationships/footnotes" Target="footnotes.xml"/></Relationships>
</file>